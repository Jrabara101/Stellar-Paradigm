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1B11" w14:textId="77777777" w:rsidR="0057442D" w:rsidRPr="0057442D" w:rsidRDefault="0057442D" w:rsidP="0057442D">
      <w:r w:rsidRPr="0057442D">
        <w:rPr>
          <w:b/>
          <w:bCs/>
        </w:rPr>
        <w:t>Ready for review</w:t>
      </w:r>
    </w:p>
    <w:p w14:paraId="40605875" w14:textId="77777777" w:rsidR="0057442D" w:rsidRPr="0057442D" w:rsidRDefault="0057442D" w:rsidP="0057442D">
      <w:r w:rsidRPr="0057442D">
        <w:t>Select text to add comments on the plan</w:t>
      </w:r>
    </w:p>
    <w:p w14:paraId="4B2E4EF4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Scramble Board — Multiplayer 15×15 Tile Game (v2.0.0)</w:t>
      </w:r>
    </w:p>
    <w:p w14:paraId="4A97C74C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Context</w:t>
      </w:r>
    </w:p>
    <w:p w14:paraId="3BC59496" w14:textId="77777777" w:rsidR="0057442D" w:rsidRPr="0057442D" w:rsidRDefault="0057442D" w:rsidP="0057442D">
      <w:r w:rsidRPr="0057442D">
        <w:t>The app today is a single-player word-scramble (TeakScrambleGame, </w:t>
      </w:r>
      <w:hyperlink r:id="rId5" w:history="1">
        <w:r w:rsidRPr="0057442D">
          <w:rPr>
            <w:rStyle w:val="Hyperlink"/>
          </w:rPr>
          <w:t>script.js</w:t>
        </w:r>
      </w:hyperlink>
      <w:r w:rsidRPr="0057442D">
        <w:t>, ~3,700 lines): unscramble one word by dragging tiles onto a small 10×10 grid, with a Daily Challenge toggle, an on-chain Stellar leaderboard, and 7 board themes. The user wants a </w:t>
      </w:r>
      <w:r w:rsidRPr="0057442D">
        <w:rPr>
          <w:b/>
          <w:bCs/>
        </w:rPr>
        <w:t>new, second game</w:t>
      </w:r>
      <w:r w:rsidRPr="0057442D">
        <w:t>: a full 2–4 player Scrabble-style board game they call </w:t>
      </w:r>
      <w:r w:rsidRPr="0057442D">
        <w:rPr>
          <w:b/>
          <w:bCs/>
        </w:rPr>
        <w:t>Scramble Board</w:t>
      </w:r>
      <w:r w:rsidRPr="0057442D">
        <w:t> — a 15×15 colored premium board, a tile bag with point values, dice-decided turn order, and AI opponents that stand in for future real multiplayer. Opponent identities are drawn from real wallets on the on-chain leaderboard (stellarWallet.fetchLeaderboard()), opponent racks stay hidden, and the mode ships as </w:t>
      </w:r>
      <w:r w:rsidRPr="0057442D">
        <w:rPr>
          <w:b/>
          <w:bCs/>
        </w:rPr>
        <w:t>update-log v2.0.0</w:t>
      </w:r>
      <w:r w:rsidRPr="0057442D">
        <w:t>.</w:t>
      </w:r>
    </w:p>
    <w:p w14:paraId="25E22080" w14:textId="77777777" w:rsidR="0057442D" w:rsidRPr="0057442D" w:rsidRDefault="0057442D" w:rsidP="0057442D">
      <w:r w:rsidRPr="0057442D">
        <w:t>This is by far the largest feature in the app's history — a brand-new turn-based engine plus a word-validation dictionary and an AI. The repo has </w:t>
      </w:r>
      <w:r w:rsidRPr="0057442D">
        <w:rPr>
          <w:b/>
          <w:bCs/>
        </w:rPr>
        <w:t>no automated tests</w:t>
      </w:r>
      <w:r w:rsidRPr="0057442D">
        <w:t> and the user has staged big features before, so this is planned as </w:t>
      </w:r>
      <w:r w:rsidRPr="0057442D">
        <w:rPr>
          <w:b/>
          <w:bCs/>
        </w:rPr>
        <w:t>3 verified checkpoints</w:t>
      </w:r>
      <w:r w:rsidRPr="0057442D">
        <w:t>.</w:t>
      </w:r>
    </w:p>
    <w:p w14:paraId="6F059874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Decisions locked with the user</w:t>
      </w:r>
    </w:p>
    <w:p w14:paraId="44B67EB2" w14:textId="77777777" w:rsidR="0057442D" w:rsidRPr="0057442D" w:rsidRDefault="0057442D" w:rsidP="0057442D">
      <w:pPr>
        <w:numPr>
          <w:ilvl w:val="0"/>
          <w:numId w:val="1"/>
        </w:numPr>
      </w:pPr>
      <w:r w:rsidRPr="0057442D">
        <w:rPr>
          <w:b/>
          <w:bCs/>
        </w:rPr>
        <w:t>Build scope:</w:t>
      </w:r>
      <w:r w:rsidRPr="0057442D">
        <w:t> staged into 3 in-browser-verified checkpoints (not one pass).</w:t>
      </w:r>
    </w:p>
    <w:p w14:paraId="28274383" w14:textId="77777777" w:rsidR="0057442D" w:rsidRPr="0057442D" w:rsidRDefault="0057442D" w:rsidP="0057442D">
      <w:pPr>
        <w:numPr>
          <w:ilvl w:val="0"/>
          <w:numId w:val="1"/>
        </w:numPr>
      </w:pPr>
      <w:r w:rsidRPr="0057442D">
        <w:rPr>
          <w:b/>
          <w:bCs/>
        </w:rPr>
        <w:t>Win condition:</w:t>
      </w:r>
      <w:r w:rsidRPr="0057442D">
        <w:t> </w:t>
      </w:r>
      <w:r w:rsidRPr="0057442D">
        <w:rPr>
          <w:b/>
          <w:bCs/>
        </w:rPr>
        <w:t>race to a target score</w:t>
      </w:r>
      <w:r w:rsidRPr="0057442D">
        <w:t> — first player to reach the target (default 150; presets 100/150/250) wins immediately. Safety fallback: if the bag empties before anyone hits the target, highest score wins (prevents stalls).</w:t>
      </w:r>
    </w:p>
    <w:p w14:paraId="0555D20F" w14:textId="77777777" w:rsidR="0057442D" w:rsidRPr="0057442D" w:rsidRDefault="0057442D" w:rsidP="0057442D">
      <w:pPr>
        <w:numPr>
          <w:ilvl w:val="0"/>
          <w:numId w:val="1"/>
        </w:numPr>
      </w:pPr>
      <w:r w:rsidRPr="0057442D">
        <w:rPr>
          <w:b/>
          <w:bCs/>
        </w:rPr>
        <w:t>AI difficulty:</w:t>
      </w:r>
      <w:r w:rsidRPr="0057442D">
        <w:t> </w:t>
      </w:r>
      <w:r w:rsidRPr="0057442D">
        <w:rPr>
          <w:b/>
          <w:bCs/>
        </w:rPr>
        <w:t>player-selected Easy / Medium / Hard</w:t>
      </w:r>
      <w:r w:rsidRPr="0057442D">
        <w:t>. The leaderboard </w:t>
      </w:r>
      <w:r w:rsidRPr="0057442D">
        <w:rPr>
          <w:b/>
          <w:bCs/>
        </w:rPr>
        <w:t>wallet supplies only the opponent's identity/name</w:t>
      </w:r>
      <w:r w:rsidRPr="0057442D">
        <w:t>, not its skill.</w:t>
      </w:r>
    </w:p>
    <w:p w14:paraId="48683847" w14:textId="77777777" w:rsidR="0057442D" w:rsidRPr="0057442D" w:rsidRDefault="0057442D" w:rsidP="0057442D">
      <w:pPr>
        <w:numPr>
          <w:ilvl w:val="0"/>
          <w:numId w:val="1"/>
        </w:numPr>
      </w:pPr>
      <w:r w:rsidRPr="0057442D">
        <w:rPr>
          <w:b/>
          <w:bCs/>
        </w:rPr>
        <w:t>Word list:</w:t>
      </w:r>
      <w:r w:rsidRPr="0057442D">
        <w:t> </w:t>
      </w:r>
      <w:r w:rsidRPr="0057442D">
        <w:rPr>
          <w:b/>
          <w:bCs/>
        </w:rPr>
        <w:t>full offline ~170k-word list</w:t>
      </w:r>
      <w:r w:rsidRPr="0057442D">
        <w:t> (public-domain </w:t>
      </w:r>
      <w:r w:rsidRPr="0057442D">
        <w:rPr>
          <w:b/>
          <w:bCs/>
        </w:rPr>
        <w:t>ENABLE1</w:t>
      </w:r>
      <w:r w:rsidRPr="0057442D">
        <w:t>, avoids TWL/SOWPODS licensing), </w:t>
      </w:r>
      <w:r w:rsidRPr="0057442D">
        <w:rPr>
          <w:b/>
          <w:bCs/>
        </w:rPr>
        <w:t>lazy-loaded</w:t>
      </w:r>
      <w:r w:rsidRPr="0057442D">
        <w:t> only when Scramble Board opens, then cached by the service worker.</w:t>
      </w:r>
    </w:p>
    <w:p w14:paraId="6143E9C9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Architecture</w:t>
      </w:r>
    </w:p>
    <w:p w14:paraId="056CB6BD" w14:textId="77777777" w:rsidR="0057442D" w:rsidRPr="0057442D" w:rsidRDefault="0057442D" w:rsidP="0057442D">
      <w:r w:rsidRPr="0057442D">
        <w:t>Scramble Board is a fundamentally different game from the single-word scrambler, so it lives in a </w:t>
      </w:r>
      <w:r w:rsidRPr="0057442D">
        <w:rPr>
          <w:b/>
          <w:bCs/>
        </w:rPr>
        <w:t>new, self-contained, lazy-loaded module</w:t>
      </w:r>
      <w:r w:rsidRPr="0057442D">
        <w:t> rather than bloating TeakScrambleGame. TeakScrambleGame gets only a thin entry/exit point; all board/turn/AI logic is in the new module. This isolates risk (the existing game can't regress) and fits the repo's existing lazy-load convention.</w:t>
      </w:r>
    </w:p>
    <w:p w14:paraId="36AB27A9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New files</w:t>
      </w:r>
    </w:p>
    <w:p w14:paraId="5F1D3E4F" w14:textId="77777777" w:rsidR="0057442D" w:rsidRPr="0057442D" w:rsidRDefault="0057442D" w:rsidP="0057442D">
      <w:pPr>
        <w:numPr>
          <w:ilvl w:val="0"/>
          <w:numId w:val="2"/>
        </w:numPr>
      </w:pPr>
      <w:r w:rsidRPr="0057442D">
        <w:rPr>
          <w:b/>
          <w:bCs/>
        </w:rPr>
        <w:lastRenderedPageBreak/>
        <w:t>scramble-board.js</w:t>
      </w:r>
      <w:r w:rsidRPr="0057442D">
        <w:t> — ScrambleBoardGame class: board model, tile bag, turn engine, placement rules, scoring, AI move-generator, helpers. Exposes window.scrambleGame for test-driving. Lazy-loaded.</w:t>
      </w:r>
    </w:p>
    <w:p w14:paraId="7FEC3436" w14:textId="77777777" w:rsidR="0057442D" w:rsidRPr="0057442D" w:rsidRDefault="0057442D" w:rsidP="0057442D">
      <w:pPr>
        <w:numPr>
          <w:ilvl w:val="0"/>
          <w:numId w:val="2"/>
        </w:numPr>
      </w:pPr>
      <w:r w:rsidRPr="0057442D">
        <w:rPr>
          <w:b/>
          <w:bCs/>
        </w:rPr>
        <w:t>scramble-words.js</w:t>
      </w:r>
      <w:r w:rsidRPr="0057442D">
        <w:t> — the bundled ENABLE1 list as one string (window.SCRAMBLE_WORDS). </w:t>
      </w:r>
      <w:del w:id="0" w:author="Unknown">
        <w:r w:rsidRPr="0057442D">
          <w:delText>1.9 MB raw; served gzipped. Lazy-loaded; on load, build a Set (O(1) validation) + a prefix </w:delText>
        </w:r>
        <w:r w:rsidRPr="0057442D">
          <w:rPr>
            <w:b/>
            <w:bCs/>
          </w:rPr>
          <w:delText>trie</w:delText>
        </w:r>
        <w:r w:rsidRPr="0057442D">
          <w:delText> (AI move-gen / cross-checks), once, behind the loading screen (</w:delText>
        </w:r>
      </w:del>
      <w:r w:rsidRPr="0057442D">
        <w:t>100–200 ms).</w:t>
      </w:r>
    </w:p>
    <w:p w14:paraId="239C01D1" w14:textId="77777777" w:rsidR="0057442D" w:rsidRPr="0057442D" w:rsidRDefault="0057442D" w:rsidP="0057442D">
      <w:pPr>
        <w:numPr>
          <w:ilvl w:val="0"/>
          <w:numId w:val="2"/>
        </w:numPr>
      </w:pPr>
      <w:r w:rsidRPr="0057442D">
        <w:rPr>
          <w:b/>
          <w:bCs/>
        </w:rPr>
        <w:t>scramble-board.css</w:t>
      </w:r>
      <w:r w:rsidRPr="0057442D">
        <w:t> — 15×15 board, premium-square colors, opponent panels, dice screen, setup modal, scoreboard. Lazy-loaded (mirrors themes.css).</w:t>
      </w:r>
    </w:p>
    <w:p w14:paraId="32FE6EB1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Modified files</w:t>
      </w:r>
    </w:p>
    <w:p w14:paraId="65E945E1" w14:textId="77777777" w:rsidR="0057442D" w:rsidRPr="0057442D" w:rsidRDefault="0057442D" w:rsidP="0057442D">
      <w:pPr>
        <w:numPr>
          <w:ilvl w:val="0"/>
          <w:numId w:val="3"/>
        </w:numPr>
      </w:pPr>
      <w:hyperlink r:id="rId6" w:history="1">
        <w:r w:rsidRPr="0057442D">
          <w:rPr>
            <w:rStyle w:val="Hyperlink"/>
            <w:b/>
            <w:bCs/>
          </w:rPr>
          <w:t>script.js</w:t>
        </w:r>
      </w:hyperlink>
      <w:r w:rsidRPr="0057442D">
        <w:t> — add to TeakScrambleGame: startScrambleBoard(), exitScrambleBoard(), _ensureScrambleAssets() (lazy loader). Model these on startDailyChallenge()/exitDailyChallenge() (</w:t>
      </w:r>
      <w:hyperlink r:id="rId7" w:anchor="L3082" w:history="1">
        <w:r w:rsidRPr="0057442D">
          <w:rPr>
            <w:rStyle w:val="Hyperlink"/>
          </w:rPr>
          <w:t>script.js:3082</w:t>
        </w:r>
      </w:hyperlink>
      <w:r w:rsidRPr="0057442D">
        <w:t>, </w:t>
      </w:r>
      <w:hyperlink r:id="rId8" w:anchor="L3158" w:history="1">
        <w:r w:rsidRPr="0057442D">
          <w:rPr>
            <w:rStyle w:val="Hyperlink"/>
          </w:rPr>
          <w:t>script.js:3158</w:t>
        </w:r>
      </w:hyperlink>
      <w:r w:rsidRPr="0057442D">
        <w:t>) and the lazy loaders _ensureLazyThemeCSS()/_ensureLazyTileFonts() (</w:t>
      </w:r>
      <w:hyperlink r:id="rId9" w:anchor="L2396" w:history="1">
        <w:r w:rsidRPr="0057442D">
          <w:rPr>
            <w:rStyle w:val="Hyperlink"/>
          </w:rPr>
          <w:t>script.js:2396</w:t>
        </w:r>
      </w:hyperlink>
      <w:r w:rsidRPr="0057442D">
        <w:t>, </w:t>
      </w:r>
      <w:hyperlink r:id="rId10" w:anchor="L2428" w:history="1">
        <w:r w:rsidRPr="0057442D">
          <w:rPr>
            <w:rStyle w:val="Hyperlink"/>
          </w:rPr>
          <w:t>script.js:2428</w:t>
        </w:r>
      </w:hyperlink>
      <w:r w:rsidRPr="0057442D">
        <w:t>). Keep this thin — real logic is in scramble-board.js.</w:t>
      </w:r>
    </w:p>
    <w:p w14:paraId="412AB0D0" w14:textId="77777777" w:rsidR="0057442D" w:rsidRPr="0057442D" w:rsidRDefault="0057442D" w:rsidP="0057442D">
      <w:pPr>
        <w:numPr>
          <w:ilvl w:val="0"/>
          <w:numId w:val="3"/>
        </w:numPr>
      </w:pPr>
      <w:hyperlink r:id="rId11" w:history="1">
        <w:r w:rsidRPr="0057442D">
          <w:rPr>
            <w:rStyle w:val="Hyperlink"/>
            <w:b/>
            <w:bCs/>
          </w:rPr>
          <w:t>index.html</w:t>
        </w:r>
      </w:hyperlink>
      <w:r w:rsidRPr="0057442D">
        <w:t> — new menu item </w:t>
      </w:r>
      <w:r w:rsidRPr="0057442D">
        <w:rPr>
          <w:rFonts w:ascii="Segoe UI Emoji" w:hAnsi="Segoe UI Emoji" w:cs="Segoe UI Emoji"/>
        </w:rPr>
        <w:t>🎲</w:t>
      </w:r>
      <w:r w:rsidRPr="0057442D">
        <w:t xml:space="preserve"> Scramble Board in the dropdown next to Daily Challenge (</w:t>
      </w:r>
      <w:hyperlink r:id="rId12" w:anchor="L97" w:history="1">
        <w:r w:rsidRPr="0057442D">
          <w:rPr>
            <w:rStyle w:val="Hyperlink"/>
          </w:rPr>
          <w:t>index.html:97</w:t>
        </w:r>
      </w:hyperlink>
      <w:r w:rsidRPr="0057442D">
        <w:t>); the mode's overlay containers (board, racks, opponent panels, banner), setup modal, dice screen, scoreboard; and the </w:t>
      </w:r>
      <w:r w:rsidRPr="0057442D">
        <w:rPr>
          <w:b/>
          <w:bCs/>
        </w:rPr>
        <w:t>v2.0.0 changelog block</w:t>
      </w:r>
      <w:r w:rsidRPr="0057442D">
        <w:t> at the top of .changelog-content (</w:t>
      </w:r>
      <w:hyperlink r:id="rId13" w:anchor="L565" w:history="1">
        <w:r w:rsidRPr="0057442D">
          <w:rPr>
            <w:rStyle w:val="Hyperlink"/>
          </w:rPr>
          <w:t>index.html:565</w:t>
        </w:r>
      </w:hyperlink>
      <w:r w:rsidRPr="0057442D">
        <w:t>), matching existing .changelog-version markup.</w:t>
      </w:r>
    </w:p>
    <w:p w14:paraId="1DCE00DE" w14:textId="77777777" w:rsidR="0057442D" w:rsidRPr="0057442D" w:rsidRDefault="0057442D" w:rsidP="0057442D">
      <w:pPr>
        <w:numPr>
          <w:ilvl w:val="0"/>
          <w:numId w:val="3"/>
        </w:numPr>
      </w:pPr>
      <w:hyperlink r:id="rId14" w:history="1">
        <w:r w:rsidRPr="0057442D">
          <w:rPr>
            <w:rStyle w:val="Hyperlink"/>
            <w:b/>
            <w:bCs/>
          </w:rPr>
          <w:t>sw.js</w:t>
        </w:r>
      </w:hyperlink>
      <w:r w:rsidRPr="0057442D">
        <w:t> — bump CACHE_NAME v3→v4 and add the three new lazy assets.</w:t>
      </w:r>
    </w:p>
    <w:p w14:paraId="03040E4F" w14:textId="77777777" w:rsidR="0057442D" w:rsidRPr="0057442D" w:rsidRDefault="0057442D" w:rsidP="0057442D">
      <w:pPr>
        <w:numPr>
          <w:ilvl w:val="0"/>
          <w:numId w:val="3"/>
        </w:numPr>
      </w:pPr>
      <w:hyperlink r:id="rId15" w:history="1">
        <w:r w:rsidRPr="0057442D">
          <w:rPr>
            <w:rStyle w:val="Hyperlink"/>
            <w:b/>
            <w:bCs/>
          </w:rPr>
          <w:t>stellar.js</w:t>
        </w:r>
      </w:hyperlink>
      <w:r w:rsidRPr="0057442D">
        <w:t> — reuse fetchLeaderboard() (</w:t>
      </w:r>
      <w:hyperlink r:id="rId16" w:anchor="L245" w:history="1">
        <w:r w:rsidRPr="0057442D">
          <w:rPr>
            <w:rStyle w:val="Hyperlink"/>
          </w:rPr>
          <w:t>stellar.js:245</w:t>
        </w:r>
      </w:hyperlink>
      <w:r w:rsidRPr="0057442D">
        <w:t>) as-is (returns [{rank, address, score, level}]). Optional tiny helper to pick N opponent entries.</w:t>
      </w:r>
    </w:p>
    <w:p w14:paraId="4DA58F04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Reused, unchanged</w:t>
      </w:r>
    </w:p>
    <w:p w14:paraId="636C6DA3" w14:textId="77777777" w:rsidR="0057442D" w:rsidRPr="0057442D" w:rsidRDefault="0057442D" w:rsidP="0057442D">
      <w:r w:rsidRPr="0057442D">
        <w:t>Sound (game.sound) and particles (game.particles); theme custom-properties (--theme-*); modal/overlay CSS; definition fetch fetchDictionaryDefinition() (dictionaryapi.dev) for the dictionary helper; the moveTileTo/syncViewPositions drag patterns (</w:t>
      </w:r>
      <w:hyperlink r:id="rId17" w:anchor="L1280" w:history="1">
        <w:r w:rsidRPr="0057442D">
          <w:rPr>
            <w:rStyle w:val="Hyperlink"/>
          </w:rPr>
          <w:t>script.js:1280</w:t>
        </w:r>
      </w:hyperlink>
      <w:r w:rsidRPr="0057442D">
        <w:t>, </w:t>
      </w:r>
      <w:hyperlink r:id="rId18" w:anchor="L1301" w:history="1">
        <w:r w:rsidRPr="0057442D">
          <w:rPr>
            <w:rStyle w:val="Hyperlink"/>
          </w:rPr>
          <w:t>script.js:1301</w:t>
        </w:r>
      </w:hyperlink>
      <w:r w:rsidRPr="0057442D">
        <w:t>) adapted to a 15×15 grid.</w:t>
      </w:r>
    </w:p>
    <w:p w14:paraId="51B6E73F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Designed mechanics (the parts you asked help on)</w:t>
      </w:r>
    </w:p>
    <w:p w14:paraId="70D23E57" w14:textId="77777777" w:rsidR="0057442D" w:rsidRPr="0057442D" w:rsidRDefault="0057442D" w:rsidP="0057442D">
      <w:r w:rsidRPr="0057442D">
        <w:rPr>
          <w:b/>
          <w:bCs/>
        </w:rPr>
        <w:t>Board &amp; tiles.</w:t>
      </w:r>
      <w:r w:rsidRPr="0057442D">
        <w:t> 15×15 = 225 cells with the standard symmetric premium layout — Triple-Word ×8 (red), Double-Word ×17 incl. center star (pink), Triple-Letter ×12 (blue), Double-</w:t>
      </w:r>
      <w:r w:rsidRPr="0057442D">
        <w:lastRenderedPageBreak/>
        <w:t>Letter ×24 (light-blue) — encoded as a 15×15 constant. Standard 100-tile bag with letter counts + point values (A=1 …Z=10, 2 blanks=0).</w:t>
      </w:r>
    </w:p>
    <w:p w14:paraId="4CAE835F" w14:textId="77777777" w:rsidR="0057442D" w:rsidRPr="0057442D" w:rsidRDefault="0057442D" w:rsidP="0057442D">
      <w:r w:rsidRPr="0057442D">
        <w:rPr>
          <w:b/>
          <w:bCs/>
        </w:rPr>
        <w:t>A turn.</w:t>
      </w:r>
      <w:r w:rsidRPr="0057442D">
        <w:t> Draw to 7 tiles. Human drags rack→board (pending placements this turn); AIs auto-play. On </w:t>
      </w:r>
      <w:r w:rsidRPr="0057442D">
        <w:rPr>
          <w:b/>
          <w:bCs/>
        </w:rPr>
        <w:t>Submit</w:t>
      </w:r>
      <w:r w:rsidRPr="0057442D">
        <w:t>, validate: first move covers the center star; all new tiles in one row/column and contiguous (existing board letters may bridge); every formed word (main + cross-words) is in the dictionary; later moves must touch existing tiles. Actions: </w:t>
      </w:r>
      <w:r w:rsidRPr="0057442D">
        <w:rPr>
          <w:b/>
          <w:bCs/>
        </w:rPr>
        <w:t>Submit</w:t>
      </w:r>
      <w:r w:rsidRPr="0057442D">
        <w:t>, </w:t>
      </w:r>
      <w:r w:rsidRPr="0057442D">
        <w:rPr>
          <w:b/>
          <w:bCs/>
        </w:rPr>
        <w:t>Recall</w:t>
      </w:r>
      <w:r w:rsidRPr="0057442D">
        <w:t> (return pending tiles), </w:t>
      </w:r>
      <w:r w:rsidRPr="0057442D">
        <w:rPr>
          <w:b/>
          <w:bCs/>
        </w:rPr>
        <w:t>Exchange</w:t>
      </w:r>
      <w:r w:rsidRPr="0057442D">
        <w:t> (swap, forfeit turn), </w:t>
      </w:r>
      <w:r w:rsidRPr="0057442D">
        <w:rPr>
          <w:b/>
          <w:bCs/>
        </w:rPr>
        <w:t>Pass</w:t>
      </w:r>
      <w:r w:rsidRPr="0057442D">
        <w:t>. Blanks pick a letter when placed.</w:t>
      </w:r>
    </w:p>
    <w:p w14:paraId="5DF29F6A" w14:textId="77777777" w:rsidR="0057442D" w:rsidRPr="0057442D" w:rsidRDefault="0057442D" w:rsidP="0057442D">
      <w:r w:rsidRPr="0057442D">
        <w:rPr>
          <w:b/>
          <w:bCs/>
        </w:rPr>
        <w:t>Scoring per play.</w:t>
      </w:r>
      <w:r w:rsidRPr="0057442D">
        <w:t> Sum tile values applying DL/TL, then DW/TW word multipliers, summed across every formed word; </w:t>
      </w:r>
      <w:r w:rsidRPr="0057442D">
        <w:rPr>
          <w:b/>
          <w:bCs/>
        </w:rPr>
        <w:t>+50 bingo</w:t>
      </w:r>
      <w:r w:rsidRPr="0057442D">
        <w:t> if all 7 tiles are used. Refill rack to 7.</w:t>
      </w:r>
    </w:p>
    <w:p w14:paraId="3FDA7F6C" w14:textId="77777777" w:rsidR="0057442D" w:rsidRPr="0057442D" w:rsidRDefault="0057442D" w:rsidP="0057442D">
      <w:r w:rsidRPr="0057442D">
        <w:rPr>
          <w:b/>
          <w:bCs/>
        </w:rPr>
        <w:t>Winning (race to target).</w:t>
      </w:r>
      <w:r w:rsidRPr="0057442D">
        <w:t> Setup modal picks player count (2/3/4) + difficulty + target score. After any turn, if a player's total ≥ target, the match ends immediately → scoreboard + victory burst. Fallback: bag-empty → highest score wins.</w:t>
      </w:r>
    </w:p>
    <w:p w14:paraId="3C572AE0" w14:textId="77777777" w:rsidR="0057442D" w:rsidRPr="0057442D" w:rsidRDefault="0057442D" w:rsidP="0057442D">
      <w:r w:rsidRPr="0057442D">
        <w:rPr>
          <w:b/>
          <w:bCs/>
        </w:rPr>
        <w:t>Dice turn order.</w:t>
      </w:r>
      <w:r w:rsidRPr="0057442D">
        <w:t> After setup, a dice screen: human taps to roll, AIs auto-roll; </w:t>
      </w:r>
      <w:r w:rsidRPr="0057442D">
        <w:rPr>
          <w:b/>
          <w:bCs/>
        </w:rPr>
        <w:t>highest roll goes first</w:t>
      </w:r>
      <w:r w:rsidRPr="0057442D">
        <w:t>, order by descending roll, ties re-roll. Sets turnOrder[].</w:t>
      </w:r>
    </w:p>
    <w:p w14:paraId="7714A8A4" w14:textId="77777777" w:rsidR="0057442D" w:rsidRPr="0057442D" w:rsidRDefault="0057442D" w:rsidP="0057442D">
      <w:r w:rsidRPr="0057442D">
        <w:rPr>
          <w:b/>
          <w:bCs/>
        </w:rPr>
        <w:t>AI opponents.</w:t>
      </w:r>
      <w:r w:rsidRPr="0057442D">
        <w:t> On match start, fetchLeaderboard(); take N−1 entries, each AI </w:t>
      </w:r>
      <w:r w:rsidRPr="0057442D">
        <w:rPr>
          <w:b/>
          <w:bCs/>
        </w:rPr>
        <w:t>named after its wallet</w:t>
      </w:r>
      <w:r w:rsidRPr="0057442D">
        <w:t> (truncated GABC…WXYZ, with on-chain rank/level as flavor). Empty/offline/no-wallet → generic bots (Bot Alpha…), so the mode always works. Skill = the player-chosen Easy/Med/Hard. Move-gen is </w:t>
      </w:r>
      <w:r w:rsidRPr="0057442D">
        <w:rPr>
          <w:b/>
          <w:bCs/>
        </w:rPr>
        <w:t>anchor-based</w:t>
      </w:r>
      <w:r w:rsidRPr="0057442D">
        <w:t> (Appel–Jacobson style): for each anchor (square adjacent to an existing tile; center on move 1), extend words from rack letters, validating candidates against the Set and cross-words against the trie; collect legal moves with scores; pick low/mid/near-best by difficulty; cap search for snappy turns. </w:t>
      </w:r>
      <w:r w:rsidRPr="0057442D">
        <w:rPr>
          <w:b/>
          <w:bCs/>
        </w:rPr>
        <w:t>This generator is the single biggest, riskiest piece</w:t>
      </w:r>
      <w:r w:rsidRPr="0057442D">
        <w:t> — Easy = greedy first-legal-word is the floor that guarantees a working opponent even before the strong search is fully tuned.</w:t>
      </w:r>
    </w:p>
    <w:p w14:paraId="6E96908A" w14:textId="77777777" w:rsidR="0057442D" w:rsidRPr="0057442D" w:rsidRDefault="0057442D" w:rsidP="0057442D">
      <w:r w:rsidRPr="0057442D">
        <w:rPr>
          <w:b/>
          <w:bCs/>
        </w:rPr>
        <w:t>Confidential racks.</w:t>
      </w:r>
      <w:r w:rsidRPr="0057442D">
        <w:t> Opponent racks are never rendered face-up. Each opponent panel shows name + score + a </w:t>
      </w:r>
      <w:r w:rsidRPr="0057442D">
        <w:rPr>
          <w:b/>
          <w:bCs/>
        </w:rPr>
        <w:t>count of face-down tiles</w:t>
      </w:r>
      <w:r w:rsidRPr="0057442D">
        <w:t> only. Only the human's rack shows letters.</w:t>
      </w:r>
    </w:p>
    <w:p w14:paraId="2133ECCE" w14:textId="77777777" w:rsidR="0057442D" w:rsidRPr="0057442D" w:rsidRDefault="0057442D" w:rsidP="0057442D">
      <w:r w:rsidRPr="0057442D">
        <w:rPr>
          <w:b/>
          <w:bCs/>
        </w:rPr>
        <w:t>Helpers.</w:t>
      </w:r>
      <w:r w:rsidRPr="0057442D">
        <w:t> (1) </w:t>
      </w:r>
      <w:r w:rsidRPr="0057442D">
        <w:rPr>
          <w:b/>
          <w:bCs/>
        </w:rPr>
        <w:t>Dictionary search</w:t>
      </w:r>
      <w:r w:rsidRPr="0057442D">
        <w:t> box → reuse fetchDictionaryDefinition() for the definition, plus a valid/playable flag from the bundled list. (2) </w:t>
      </w:r>
      <w:r w:rsidRPr="0057442D">
        <w:rPr>
          <w:b/>
          <w:bCs/>
        </w:rPr>
        <w:t>Word Finder</w:t>
      </w:r>
      <w:r w:rsidRPr="0057442D">
        <w:t> ("see which letters can make a word") → run the move-generator on the human's own rack + board anchors and highlight a top suggestion (which rack tiles + board letters combine), consistent with the existing points-cost hint philosophy.</w:t>
      </w:r>
    </w:p>
    <w:p w14:paraId="60105940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Checkpoints (verify each in-browser before the next)</w:t>
      </w:r>
    </w:p>
    <w:p w14:paraId="6E3CD1DA" w14:textId="77777777" w:rsidR="0057442D" w:rsidRPr="0057442D" w:rsidRDefault="0057442D" w:rsidP="0057442D">
      <w:pPr>
        <w:numPr>
          <w:ilvl w:val="0"/>
          <w:numId w:val="4"/>
        </w:numPr>
      </w:pPr>
      <w:r w:rsidRPr="0057442D">
        <w:rPr>
          <w:b/>
          <w:bCs/>
        </w:rPr>
        <w:lastRenderedPageBreak/>
        <w:t>C1 — Core 2-player (You vs 1 AI):</w:t>
      </w:r>
      <w:r w:rsidRPr="0057442D">
        <w:t> module scaffold + 15×15 premium board + tile bag + human drag/place + word validation + placement rules + premium/bingo scoring + one Medium AI + race-to-target + basic scoreboard + entry/exit + lazy loader + scramble-board.css + a v2.0.0 (beta) changelog line.</w:t>
      </w:r>
    </w:p>
    <w:p w14:paraId="2E4B7DB9" w14:textId="77777777" w:rsidR="0057442D" w:rsidRPr="0057442D" w:rsidRDefault="0057442D" w:rsidP="0057442D">
      <w:pPr>
        <w:numPr>
          <w:ilvl w:val="0"/>
          <w:numId w:val="4"/>
        </w:numPr>
      </w:pPr>
      <w:r w:rsidRPr="0057442D">
        <w:rPr>
          <w:b/>
          <w:bCs/>
        </w:rPr>
        <w:t>C2 — Multiplayer + dice + leaderboard AIs + difficulty:</w:t>
      </w:r>
      <w:r w:rsidRPr="0057442D">
        <w:t> 2/3/4-player setup, dice turn order, wallet-named AIs (fallback bots), Easy/Med/Hard selector, confidential opponent panels.</w:t>
      </w:r>
    </w:p>
    <w:p w14:paraId="212300D8" w14:textId="77777777" w:rsidR="0057442D" w:rsidRPr="0057442D" w:rsidRDefault="0057442D" w:rsidP="0057442D">
      <w:pPr>
        <w:numPr>
          <w:ilvl w:val="0"/>
          <w:numId w:val="4"/>
        </w:numPr>
      </w:pPr>
      <w:r w:rsidRPr="0057442D">
        <w:rPr>
          <w:b/>
          <w:bCs/>
        </w:rPr>
        <w:t>C3 — Helpers + polish:</w:t>
      </w:r>
      <w:r w:rsidRPr="0057442D">
        <w:t> dictionary search, Word Finder, sounds/particles, victory choreography, theming pass across all board themes, sw.js cache bump, final v2.0.0 changelog.</w:t>
      </w:r>
    </w:p>
    <w:p w14:paraId="56E421C1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Verification (memory recipe)</w:t>
      </w:r>
    </w:p>
    <w:p w14:paraId="08EFC74D" w14:textId="77777777" w:rsidR="0057442D" w:rsidRPr="0057442D" w:rsidRDefault="0057442D" w:rsidP="0057442D">
      <w:r w:rsidRPr="0057442D">
        <w:t>No bundler; drive with the established Playwright setup: static Node server, playwright-core from the sibling project by absolute path, pre-downloaded Chromium; pre-set localStorage ws_onboarding_seen=1 + wallet_guide_seen=1 and call game.closeChangelogModal(null) after load. Then window.game.startScrambleBoard() and drive window.scrambleGame to place/submit tiles. node --check new JS + brace-count new CSS before the browser.</w:t>
      </w:r>
    </w:p>
    <w:p w14:paraId="71BD94CF" w14:textId="77777777" w:rsidR="0057442D" w:rsidRPr="0057442D" w:rsidRDefault="0057442D" w:rsidP="0057442D">
      <w:r w:rsidRPr="0057442D">
        <w:t>Assert: first move must cover center; disconnected placement rejected; invalid word rejected; cross-word validation; premium/DL/TL/DW/TW math; +50 bingo; AI always produces a legal move (or passes); race-to-target ends the match; </w:t>
      </w:r>
      <w:r w:rsidRPr="0057442D">
        <w:rPr>
          <w:b/>
          <w:bCs/>
        </w:rPr>
        <w:t>opponent panels contain no letter text</w:t>
      </w:r>
      <w:r w:rsidRPr="0057442D">
        <w:t> (confidentiality); no-wallet fallback bots work.</w:t>
      </w:r>
    </w:p>
    <w:p w14:paraId="1102C01D" w14:textId="77777777" w:rsidR="0057442D" w:rsidRPr="0057442D" w:rsidRDefault="0057442D" w:rsidP="0057442D">
      <w:pPr>
        <w:rPr>
          <w:b/>
          <w:bCs/>
        </w:rPr>
      </w:pPr>
      <w:r w:rsidRPr="0057442D">
        <w:rPr>
          <w:b/>
          <w:bCs/>
        </w:rPr>
        <w:t>Follow-up deliverable</w:t>
      </w:r>
    </w:p>
    <w:p w14:paraId="3190D634" w14:textId="77777777" w:rsidR="0057442D" w:rsidRPr="0057442D" w:rsidRDefault="0057442D" w:rsidP="0057442D">
      <w:r w:rsidRPr="0057442D">
        <w:t>Record a project-type memory (on implementation start) noting that leaderboard-wallet AI opponents are a </w:t>
      </w:r>
      <w:r w:rsidRPr="0057442D">
        <w:rPr>
          <w:b/>
          <w:bCs/>
        </w:rPr>
        <w:t>stand-in for future real multiplayer</w:t>
      </w:r>
      <w:r w:rsidRPr="0057442D">
        <w:t> against those wallets — as the user requested.</w:t>
      </w:r>
    </w:p>
    <w:p w14:paraId="1C764F2D" w14:textId="77777777" w:rsidR="0057442D" w:rsidRPr="0057442D" w:rsidRDefault="0057442D" w:rsidP="0057442D">
      <w:r w:rsidRPr="0057442D">
        <w:t>Add Comment</w:t>
      </w:r>
    </w:p>
    <w:p w14:paraId="47DB79B7" w14:textId="77777777" w:rsidR="00FD1F54" w:rsidRDefault="00FD1F54"/>
    <w:sectPr w:rsidR="00FD1F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F56"/>
    <w:multiLevelType w:val="multilevel"/>
    <w:tmpl w:val="4E42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66610"/>
    <w:multiLevelType w:val="multilevel"/>
    <w:tmpl w:val="723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08EF"/>
    <w:multiLevelType w:val="multilevel"/>
    <w:tmpl w:val="F38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11B1B"/>
    <w:multiLevelType w:val="multilevel"/>
    <w:tmpl w:val="167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49172">
    <w:abstractNumId w:val="3"/>
  </w:num>
  <w:num w:numId="2" w16cid:durableId="1864321752">
    <w:abstractNumId w:val="2"/>
  </w:num>
  <w:num w:numId="3" w16cid:durableId="1105878745">
    <w:abstractNumId w:val="0"/>
  </w:num>
  <w:num w:numId="4" w16cid:durableId="200916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2D"/>
    <w:rsid w:val="002C1912"/>
    <w:rsid w:val="005152D6"/>
    <w:rsid w:val="0057442D"/>
    <w:rsid w:val="00A00A75"/>
    <w:rsid w:val="00FD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A9A0"/>
  <w15:chartTrackingRefBased/>
  <w15:docId w15:val="{6D2F18D1-0B4D-48EE-8CFE-D0F1AF0F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8fppad16919ivq0j5ohvgsg4uo890ela55aleumbodk180tpl1j/script.js" TargetMode="External"/><Relationship Id="rId13" Type="http://schemas.openxmlformats.org/officeDocument/2006/relationships/hyperlink" Target="vscode-webview://08fppad16919ivq0j5ohvgsg4uo890ela55aleumbodk180tpl1j/index.html" TargetMode="External"/><Relationship Id="rId18" Type="http://schemas.openxmlformats.org/officeDocument/2006/relationships/hyperlink" Target="vscode-webview://08fppad16919ivq0j5ohvgsg4uo890ela55aleumbodk180tpl1j/script.js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8fppad16919ivq0j5ohvgsg4uo890ela55aleumbodk180tpl1j/script.js" TargetMode="External"/><Relationship Id="rId12" Type="http://schemas.openxmlformats.org/officeDocument/2006/relationships/hyperlink" Target="vscode-webview://08fppad16919ivq0j5ohvgsg4uo890ela55aleumbodk180tpl1j/index.html" TargetMode="External"/><Relationship Id="rId17" Type="http://schemas.openxmlformats.org/officeDocument/2006/relationships/hyperlink" Target="vscode-webview://08fppad16919ivq0j5ohvgsg4uo890ela55aleumbodk180tpl1j/script.js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8fppad16919ivq0j5ohvgsg4uo890ela55aleumbodk180tpl1j/stellar.j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08fppad16919ivq0j5ohvgsg4uo890ela55aleumbodk180tpl1j/script.js" TargetMode="External"/><Relationship Id="rId11" Type="http://schemas.openxmlformats.org/officeDocument/2006/relationships/hyperlink" Target="vscode-webview://08fppad16919ivq0j5ohvgsg4uo890ela55aleumbodk180tpl1j/index.html" TargetMode="External"/><Relationship Id="rId5" Type="http://schemas.openxmlformats.org/officeDocument/2006/relationships/hyperlink" Target="vscode-webview://08fppad16919ivq0j5ohvgsg4uo890ela55aleumbodk180tpl1j/script.js" TargetMode="External"/><Relationship Id="rId15" Type="http://schemas.openxmlformats.org/officeDocument/2006/relationships/hyperlink" Target="vscode-webview://08fppad16919ivq0j5ohvgsg4uo890ela55aleumbodk180tpl1j/stellar.js" TargetMode="External"/><Relationship Id="rId10" Type="http://schemas.openxmlformats.org/officeDocument/2006/relationships/hyperlink" Target="vscode-webview://08fppad16919ivq0j5ohvgsg4uo890ela55aleumbodk180tpl1j/script.j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8fppad16919ivq0j5ohvgsg4uo890ela55aleumbodk180tpl1j/script.js" TargetMode="External"/><Relationship Id="rId14" Type="http://schemas.openxmlformats.org/officeDocument/2006/relationships/hyperlink" Target="vscode-webview://08fppad16919ivq0j5ohvgsg4uo890ela55aleumbodk180tpl1j/sw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Rabara</dc:creator>
  <cp:keywords/>
  <dc:description/>
  <cp:lastModifiedBy>Johnrick Rabara</cp:lastModifiedBy>
  <cp:revision>1</cp:revision>
  <dcterms:created xsi:type="dcterms:W3CDTF">2026-07-24T16:47:00Z</dcterms:created>
  <dcterms:modified xsi:type="dcterms:W3CDTF">2026-07-25T05:20:00Z</dcterms:modified>
</cp:coreProperties>
</file>